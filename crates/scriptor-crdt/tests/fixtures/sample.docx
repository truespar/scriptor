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Scriptor A.3.1</w:t>
      </w:r>
    </w:p>
    <w:p>
      <w:r>
        <w:t xml:space="preserve">Plain and </w:t>
      </w:r>
      <w:r>
        <w:rPr>
          <w:b/>
        </w:rPr>
        <w:t xml:space="preserve">bold</w:t>
      </w:r>
      <w:r>
        <w:t xml:space="preserve">, then </w:t>
      </w:r>
      <w:ins w:id="7" w:author="Agent" w:date="2026-06-17T00:00:00Z">
        <w:r>
          <w:t xml:space="preserve">an insertion</w:t>
        </w:r>
      </w:ins>
      <w:del w:id="8" w:author="Reviewer" w:date="2026-06-17T01:00:00Z">
        <w:r>
          <w:delText xml:space="preserve">a deletion</w:delText>
        </w:r>
      </w:del>
    </w:p>
  </w:body>
</w:document>
</file>

<file path=word/_rels/document.xml.rels><?xml version="1.0" encoding="UTF-8" standalone="yes"?>
<Relationships xmlns="http://schemas.openxmlformats.org/package/2006/relationships"></Relationships>

</file>